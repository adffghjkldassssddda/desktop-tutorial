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10357.0" w:type="dxa"/>
        <w:jc w:val="center"/>
        <w:tblLayout w:type="fixed"/>
        <w:tblLook w:val="0000"/>
      </w:tblPr>
      <w:tblGrid>
        <w:gridCol w:w="4697"/>
        <w:gridCol w:w="5660"/>
        <w:tblGridChange w:id="0">
          <w:tblGrid>
            <w:gridCol w:w="4697"/>
            <w:gridCol w:w="5660"/>
          </w:tblGrid>
        </w:tblGridChange>
      </w:tblGrid>
      <w:tr>
        <w:trPr>
          <w:cantSplit w:val="0"/>
          <w:trHeight w:val="1300" w:hRule="atLeast"/>
          <w:tblHeader w:val="0"/>
        </w:trPr>
        <w:tc>
          <w:tcPr>
            <w:tcMar>
              <w:top w:w="0.0" w:type="dxa"/>
              <w:left w:w="108.0" w:type="dxa"/>
              <w:bottom w:w="0.0" w:type="dxa"/>
              <w:right w:w="108.0" w:type="dxa"/>
            </w:tcMar>
          </w:tcPr>
          <w:p w:rsidR="00000000" w:rsidDel="00000000" w:rsidP="00000000" w:rsidRDefault="00000000" w:rsidRPr="00000000" w14:paraId="00000002">
            <w:pPr>
              <w:spacing w:after="0" w:lineRule="auto"/>
              <w:ind w:left="-142" w:right="-192" w:firstLine="0"/>
              <w:jc w:val="center"/>
              <w:rPr>
                <w:rFonts w:ascii="Times New Roman" w:cs="Times New Roman" w:eastAsia="Times New Roman" w:hAnsi="Times New Roman"/>
              </w:rPr>
            </w:pPr>
            <w:bookmarkStart w:colFirst="0" w:colLast="0" w:name="_heading=h.ge6loy4jius1" w:id="0"/>
            <w:bookmarkEnd w:id="0"/>
            <w:r w:rsidDel="00000000" w:rsidR="00000000" w:rsidRPr="00000000">
              <w:rPr>
                <w:rFonts w:ascii="Times New Roman" w:cs="Times New Roman" w:eastAsia="Times New Roman" w:hAnsi="Times New Roman"/>
                <w:rtl w:val="0"/>
              </w:rPr>
              <w:t xml:space="preserve">TRƯỜNG ĐẠI HỌC CÔNG NGHỆ </w:t>
            </w:r>
          </w:p>
          <w:p w:rsidR="00000000" w:rsidDel="00000000" w:rsidP="00000000" w:rsidRDefault="00000000" w:rsidRPr="00000000" w14:paraId="00000003">
            <w:pPr>
              <w:spacing w:after="0" w:lineRule="auto"/>
              <w:ind w:left="-142" w:right="-19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VÀ TRUYỀN THÔNG</w:t>
            </w:r>
          </w:p>
          <w:p w:rsidR="00000000" w:rsidDel="00000000" w:rsidP="00000000" w:rsidRDefault="00000000" w:rsidRPr="00000000" w14:paraId="00000004">
            <w:pPr>
              <w:spacing w:after="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KHOA </w:t>
            </w:r>
            <w:r w:rsidDel="00000000" w:rsidR="00000000" w:rsidRPr="00000000">
              <w:rPr>
                <w:b w:val="1"/>
                <w:bCs w:val="1"/>
                <w:rtl w:val="0"/>
              </w:rPr>
              <w:t xml:space="preserve">CÔNG NGHỆ THÔNG TIN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608330</wp:posOffset>
                      </wp:positionH>
                      <wp:positionV relativeFrom="paragraph">
                        <wp:posOffset>210820</wp:posOffset>
                      </wp:positionV>
                      <wp:extent cx="0" cy="12700"/>
                      <wp:effectExtent b="0" l="0" r="0" t="0"/>
                      <wp:wrapNone/>
                      <wp:docPr id="1677805522" name=""/>
                      <a:graphic>
                        <a:graphicData uri="http://schemas.microsoft.com/office/word/2010/wordprocessingShape">
                          <wps:wsp>
                            <wps:cNvCnPr/>
                            <wps:spPr>
                              <a:xfrm>
                                <a:off x="4535740" y="3780000"/>
                                <a:ext cx="16205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608330</wp:posOffset>
                      </wp:positionH>
                      <wp:positionV relativeFrom="paragraph">
                        <wp:posOffset>210820</wp:posOffset>
                      </wp:positionV>
                      <wp:extent cx="0" cy="12700"/>
                      <wp:effectExtent b="0" l="0" r="0" t="0"/>
                      <wp:wrapNone/>
                      <wp:docPr id="167780552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Mar>
              <w:top w:w="0.0" w:type="dxa"/>
              <w:left w:w="108.0" w:type="dxa"/>
              <w:bottom w:w="0.0" w:type="dxa"/>
              <w:right w:w="108.0" w:type="dxa"/>
            </w:tcMar>
          </w:tcPr>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CỘNG HÒA XÃ HỘI CHỦ NGHĨA VIỆT NAM</w:t>
            </w:r>
          </w:p>
          <w:p w:rsidR="00000000" w:rsidDel="00000000" w:rsidP="00000000" w:rsidRDefault="00000000" w:rsidRPr="00000000" w14:paraId="00000006">
            <w:pPr>
              <w:spacing w:after="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737870</wp:posOffset>
                      </wp:positionH>
                      <wp:positionV relativeFrom="paragraph">
                        <wp:posOffset>228600</wp:posOffset>
                      </wp:positionV>
                      <wp:extent cx="0" cy="12700"/>
                      <wp:effectExtent b="0" l="0" r="0" t="0"/>
                      <wp:wrapNone/>
                      <wp:docPr id="1677805521" name=""/>
                      <a:graphic>
                        <a:graphicData uri="http://schemas.microsoft.com/office/word/2010/wordprocessingShape">
                          <wps:wsp>
                            <wps:cNvCnPr/>
                            <wps:spPr>
                              <a:xfrm>
                                <a:off x="4340160" y="3780000"/>
                                <a:ext cx="20116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737870</wp:posOffset>
                      </wp:positionH>
                      <wp:positionV relativeFrom="paragraph">
                        <wp:posOffset>228600</wp:posOffset>
                      </wp:positionV>
                      <wp:extent cx="0" cy="12700"/>
                      <wp:effectExtent b="0" l="0" r="0" t="0"/>
                      <wp:wrapNone/>
                      <wp:docPr id="167780552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spacing w:after="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CƯƠNG ĐỒ ÁN / KHÓA LUẬN TỐT NGHIỆP</w:t>
      </w:r>
    </w:p>
    <w:p w:rsidR="00000000" w:rsidDel="00000000" w:rsidP="00000000" w:rsidRDefault="00000000" w:rsidRPr="00000000" w14:paraId="00000008">
      <w:pPr>
        <w:spacing w:line="3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Thông tin sinh viên nhận đề tài</w:t>
      </w:r>
    </w:p>
    <w:p w:rsidR="00000000" w:rsidDel="00000000" w:rsidP="00000000" w:rsidRDefault="00000000" w:rsidRPr="00000000" w14:paraId="00000009">
      <w:pPr>
        <w:tabs>
          <w:tab w:val="left" w:leader="none" w:pos="9498"/>
        </w:tabs>
        <w:spacing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Đinh Thị Huyền Trang</w:t>
        <w:tab/>
      </w:r>
    </w:p>
    <w:p w:rsidR="00000000" w:rsidDel="00000000" w:rsidP="00000000" w:rsidRDefault="00000000" w:rsidRPr="00000000" w14:paraId="0000000A">
      <w:pPr>
        <w:tabs>
          <w:tab w:val="center" w:leader="none" w:pos="5103"/>
          <w:tab w:val="center" w:leader="none" w:pos="9498"/>
        </w:tabs>
        <w:spacing w:line="336" w:lineRule="auto"/>
        <w:rPr>
          <w:rFonts w:ascii="Times New Roman" w:cs="Times New Roman" w:eastAsia="Times New Roman" w:hAnsi="Times New Roman"/>
        </w:rPr>
      </w:pPr>
      <w:bookmarkStart w:colFirst="0" w:colLast="0" w:name="_heading=h.j9zg17auh95r" w:id="1"/>
      <w:bookmarkEnd w:id="1"/>
      <w:r w:rsidDel="00000000" w:rsidR="00000000" w:rsidRPr="00000000">
        <w:rPr>
          <w:rFonts w:ascii="Times New Roman" w:cs="Times New Roman" w:eastAsia="Times New Roman" w:hAnsi="Times New Roman"/>
          <w:rtl w:val="0"/>
        </w:rPr>
        <w:t xml:space="preserve">Mã sinh viên:  DCT225201303</w:t>
        <w:tab/>
        <w:t xml:space="preserve">Lớp: CNTTK21H</w:t>
        <w:tab/>
      </w:r>
    </w:p>
    <w:p w:rsidR="00000000" w:rsidDel="00000000" w:rsidP="00000000" w:rsidRDefault="00000000" w:rsidRPr="00000000" w14:paraId="0000000B">
      <w:pPr>
        <w:tabs>
          <w:tab w:val="left" w:leader="none" w:pos="4820"/>
          <w:tab w:val="left" w:leader="none" w:pos="9498"/>
        </w:tabs>
        <w:spacing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thoại: 0364364821</w:t>
        <w:tab/>
        <w:t xml:space="preserve">Email: </w:t>
      </w:r>
      <w:r w:rsidDel="00000000" w:rsidR="00000000" w:rsidRPr="00000000">
        <w:rPr>
          <w:rFonts w:ascii="Times New Roman" w:cs="Times New Roman" w:eastAsia="Times New Roman" w:hAnsi="Times New Roman"/>
          <w:i w:val="0"/>
          <w:iCs w:val="0"/>
          <w:color w:val="0000ff"/>
          <w:sz w:val="26"/>
          <w:szCs w:val="26"/>
          <w:u w:val="single"/>
          <w:vertAlign w:val="baseline"/>
          <w:rtl w:val="0"/>
        </w:rPr>
        <w:t xml:space="preserve">dtc225201303@ictu.edu.vn</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C">
      <w:pPr>
        <w:tabs>
          <w:tab w:val="left" w:leader="none" w:pos="9072"/>
        </w:tabs>
        <w:spacing w:line="3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Thông tin về giảng viên hướng dẫn</w:t>
      </w:r>
    </w:p>
    <w:p w:rsidR="00000000" w:rsidDel="00000000" w:rsidP="00000000" w:rsidRDefault="00000000" w:rsidRPr="00000000" w14:paraId="0000000D">
      <w:pPr>
        <w:tabs>
          <w:tab w:val="left" w:leader="none" w:pos="9498"/>
        </w:tabs>
        <w:spacing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w:t>
      </w:r>
      <w:sdt>
        <w:sdtPr>
          <w:id w:val="-1485850688"/>
          <w:tag w:val="goog_rdk_0"/>
        </w:sdtPr>
        <w:sdtContent>
          <w:ins w:author="Anonymous" w:id="0" w:date="2026-03-09T15:41:31Z"/>
          <w:sdt>
            <w:sdtPr>
              <w:id w:val="-1077933346"/>
              <w:tag w:val="goog_rdk_1"/>
            </w:sdtPr>
            <w:sdtContent>
              <w:ins w:author="Anonymous" w:id="0" w:date="2026-03-09T15:41:31Z">
                <w:r w:rsidDel="00000000" w:rsidR="00000000" w:rsidRPr="00000000">
                  <w:rPr>
                    <w:rtl w:val="0"/>
                    <w:rPrChange w:author="Anonymous" w:id="1" w:date="2026-03-09T15:41:31Z">
                      <w:rPr>
                        <w:rFonts w:ascii="Times New Roman" w:cs="Times New Roman" w:eastAsia="Times New Roman" w:hAnsi="Times New Roman"/>
                      </w:rPr>
                    </w:rPrChange>
                  </w:rPr>
                  <w:t xml:space="preserve">Nguyễn Văn Tảo</w:t>
                </w:r>
              </w:ins>
            </w:sdtContent>
          </w:sdt>
          <w:ins w:author="Anonymous" w:id="0" w:date="2026-03-09T15:41:31Z"/>
        </w:sdtContent>
      </w:sdt>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E">
      <w:pPr>
        <w:tabs>
          <w:tab w:val="left" w:leader="none" w:pos="9498"/>
        </w:tabs>
        <w:spacing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hàm, học vị: </w:t>
      </w:r>
      <w:sdt>
        <w:sdtPr>
          <w:id w:val="1701297989"/>
          <w:tag w:val="goog_rdk_2"/>
        </w:sdtPr>
        <w:sdtContent>
          <w:ins w:author="Anonymous" w:id="2" w:date="2026-03-09T15:41:40Z">
            <w:r w:rsidDel="00000000" w:rsidR="00000000" w:rsidRPr="00000000">
              <w:rPr>
                <w:rFonts w:ascii="Times New Roman" w:cs="Times New Roman" w:eastAsia="Times New Roman" w:hAnsi="Times New Roman"/>
                <w:rtl w:val="0"/>
              </w:rPr>
              <w:t xml:space="preserve">Ti</w:t>
            </w:r>
          </w:ins>
          <w:sdt>
            <w:sdtPr>
              <w:id w:val="273381105"/>
              <w:tag w:val="goog_rdk_3"/>
            </w:sdtPr>
            <w:sdtContent>
              <w:ins w:author="Anonymous" w:id="2" w:date="2026-03-09T15:41:40Z">
                <w:r w:rsidDel="00000000" w:rsidR="00000000" w:rsidRPr="00000000">
                  <w:rPr>
                    <w:rtl w:val="0"/>
                    <w:rPrChange w:author="Anonymous" w:id="3" w:date="2026-03-09T15:41:40Z">
                      <w:rPr>
                        <w:rFonts w:ascii="Times New Roman" w:cs="Times New Roman" w:eastAsia="Times New Roman" w:hAnsi="Times New Roman"/>
                      </w:rPr>
                    </w:rPrChange>
                  </w:rPr>
                  <w:t xml:space="preserve">ến </w:t>
                </w:r>
              </w:ins>
            </w:sdtContent>
          </w:sdt>
          <w:ins w:author="Anonymous" w:id="2" w:date="2026-03-09T15:41:40Z"/>
        </w:sdtContent>
      </w:sdt>
      <w:sdt>
        <w:sdtPr>
          <w:id w:val="826283570"/>
          <w:tag w:val="goog_rdk_4"/>
        </w:sdtPr>
        <w:sdtContent>
          <w:ins w:author="Anonymous" w:id="4" w:date="2026-03-09T15:41:42Z">
            <w:r w:rsidDel="00000000" w:rsidR="00000000" w:rsidRPr="00000000">
              <w:rPr>
                <w:rFonts w:ascii="Times New Roman" w:cs="Times New Roman" w:eastAsia="Times New Roman" w:hAnsi="Times New Roman"/>
                <w:rtl w:val="0"/>
              </w:rPr>
              <w:t xml:space="preserve">s</w:t>
            </w:r>
          </w:ins>
          <w:sdt>
            <w:sdtPr>
              <w:id w:val="-547269911"/>
              <w:tag w:val="goog_rdk_5"/>
            </w:sdtPr>
            <w:sdtContent>
              <w:ins w:author="Anonymous" w:id="4" w:date="2026-03-09T15:41:42Z">
                <w:r w:rsidDel="00000000" w:rsidR="00000000" w:rsidRPr="00000000">
                  <w:rPr>
                    <w:rtl w:val="0"/>
                    <w:rPrChange w:author="Anonymous" w:id="5" w:date="2026-03-09T15:41:42Z">
                      <w:rPr>
                        <w:rFonts w:ascii="Times New Roman" w:cs="Times New Roman" w:eastAsia="Times New Roman" w:hAnsi="Times New Roman"/>
                      </w:rPr>
                    </w:rPrChange>
                  </w:rPr>
                  <w:t xml:space="preserve">ĩ</w:t>
                </w:r>
              </w:ins>
            </w:sdtContent>
          </w:sdt>
          <w:ins w:author="Anonymous" w:id="4" w:date="2026-03-09T15:41:42Z"/>
        </w:sdtContent>
      </w:sdt>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F">
      <w:pPr>
        <w:tabs>
          <w:tab w:val="left" w:leader="none" w:pos="4820"/>
          <w:tab w:val="left" w:leader="none" w:pos="9498"/>
        </w:tabs>
        <w:spacing w:line="336" w:lineRule="auto"/>
        <w:rPr>
          <w:rFonts w:ascii="Times New Roman" w:cs="Times New Roman" w:eastAsia="Times New Roman" w:hAnsi="Times New Roman"/>
        </w:rPr>
      </w:pPr>
      <w:bookmarkStart w:colFirst="0" w:colLast="0" w:name="_heading=h.fkp3i13p3sag" w:id="2"/>
      <w:bookmarkEnd w:id="2"/>
      <w:r w:rsidDel="00000000" w:rsidR="00000000" w:rsidRPr="00000000">
        <w:rPr>
          <w:rFonts w:ascii="Times New Roman" w:cs="Times New Roman" w:eastAsia="Times New Roman" w:hAnsi="Times New Roman"/>
          <w:rtl w:val="0"/>
        </w:rPr>
        <w:t xml:space="preserve">Khoa: </w:t>
      </w:r>
      <w:sdt>
        <w:sdtPr>
          <w:id w:val="1106315258"/>
          <w:tag w:val="goog_rdk_6"/>
        </w:sdtPr>
        <w:sdtContent>
          <w:ins w:author="Tô Hữu Nguyên" w:id="6" w:date="2026-03-15T01:41:34Z">
            <w:r w:rsidDel="00000000" w:rsidR="00000000" w:rsidRPr="00000000">
              <w:rPr>
                <w:rFonts w:ascii="Times New Roman" w:cs="Times New Roman" w:eastAsia="Times New Roman" w:hAnsi="Times New Roman"/>
                <w:rtl w:val="0"/>
              </w:rPr>
              <w:t xml:space="preserve">cntt</w:t>
            </w:r>
          </w:ins>
        </w:sdtContent>
      </w:sdt>
      <w:r w:rsidDel="00000000" w:rsidR="00000000" w:rsidRPr="00000000">
        <w:rPr>
          <w:rFonts w:ascii="Times New Roman" w:cs="Times New Roman" w:eastAsia="Times New Roman" w:hAnsi="Times New Roman"/>
          <w:rtl w:val="0"/>
        </w:rPr>
        <w:tab/>
        <w:t xml:space="preserve">Bộ môn: </w:t>
      </w:r>
      <w:sdt>
        <w:sdtPr>
          <w:id w:val="148294389"/>
          <w:tag w:val="goog_rdk_7"/>
        </w:sdtPr>
        <w:sdtContent>
          <w:ins w:author="Anonymous" w:id="7" w:date="2026-03-09T15:41:45Z">
            <w:r w:rsidDel="00000000" w:rsidR="00000000" w:rsidRPr="00000000">
              <w:rPr>
                <w:rFonts w:ascii="Times New Roman" w:cs="Times New Roman" w:eastAsia="Times New Roman" w:hAnsi="Times New Roman"/>
                <w:rtl w:val="0"/>
              </w:rPr>
              <w:t xml:space="preserve">CNPM</w:t>
            </w:r>
          </w:ins>
        </w:sdtContent>
      </w:sdt>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0">
      <w:pPr>
        <w:tabs>
          <w:tab w:val="left" w:leader="none" w:pos="4820"/>
          <w:tab w:val="left" w:leader="none" w:pos="9498"/>
        </w:tabs>
        <w:spacing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thoại: </w:t>
        <w:tab/>
        <w:t xml:space="preserve">Email: </w:t>
      </w:r>
      <w:sdt>
        <w:sdtPr>
          <w:id w:val="1969974123"/>
          <w:tag w:val="goog_rdk_8"/>
        </w:sdtPr>
        <w:sdtContent>
          <w:ins w:author="Anonymous" w:id="8" w:date="2026-03-09T15:41:49Z">
            <w:r w:rsidDel="00000000" w:rsidR="00000000" w:rsidRPr="00000000">
              <w:rPr>
                <w:rFonts w:ascii="Times New Roman" w:cs="Times New Roman" w:eastAsia="Times New Roman" w:hAnsi="Times New Roman"/>
                <w:rtl w:val="0"/>
              </w:rPr>
              <w:t xml:space="preserve">n</w:t>
            </w:r>
          </w:ins>
        </w:sdtContent>
      </w:sdt>
      <w:sdt>
        <w:sdtPr>
          <w:id w:val="977935675"/>
          <w:tag w:val="goog_rdk_9"/>
        </w:sdtPr>
        <w:sdtContent>
          <w:ins w:author="Anonymous" w:id="9" w:date="2026-03-09T15:41:50Z"/>
          <w:sdt>
            <w:sdtPr>
              <w:id w:val="286132668"/>
              <w:tag w:val="goog_rdk_10"/>
            </w:sdtPr>
            <w:sdtContent>
              <w:ins w:author="Anonymous" w:id="9" w:date="2026-03-09T15:41:50Z">
                <w:r w:rsidDel="00000000" w:rsidR="00000000" w:rsidRPr="00000000">
                  <w:rPr>
                    <w:rtl w:val="0"/>
                    <w:rPrChange w:author="Anonymous" w:id="10" w:date="2026-03-09T15:41:50Z">
                      <w:rPr>
                        <w:rFonts w:ascii="Times New Roman" w:cs="Times New Roman" w:eastAsia="Times New Roman" w:hAnsi="Times New Roman"/>
                      </w:rPr>
                    </w:rPrChange>
                  </w:rPr>
                  <w:t xml:space="preserve">v</w:t>
                </w:r>
              </w:ins>
            </w:sdtContent>
          </w:sdt>
          <w:ins w:author="Anonymous" w:id="9" w:date="2026-03-09T15:41:50Z"/>
        </w:sdtContent>
      </w:sdt>
      <w:sdt>
        <w:sdtPr>
          <w:id w:val="149428042"/>
          <w:tag w:val="goog_rdk_11"/>
        </w:sdtPr>
        <w:sdtContent>
          <w:ins w:author="Anonymous" w:id="11" w:date="2026-03-09T15:41:53Z"/>
          <w:sdt>
            <w:sdtPr>
              <w:id w:val="1106758036"/>
              <w:tag w:val="goog_rdk_12"/>
            </w:sdtPr>
            <w:sdtContent>
              <w:ins w:author="Anonymous" w:id="11" w:date="2026-03-09T15:41:53Z">
                <w:r w:rsidDel="00000000" w:rsidR="00000000" w:rsidRPr="00000000">
                  <w:rPr>
                    <w:rtl w:val="0"/>
                    <w:rPrChange w:author="Anonymous" w:id="10" w:date="2026-03-09T15:41:50Z">
                      <w:rPr>
                        <w:rFonts w:ascii="Times New Roman" w:cs="Times New Roman" w:eastAsia="Times New Roman" w:hAnsi="Times New Roman"/>
                      </w:rPr>
                    </w:rPrChange>
                  </w:rPr>
                  <w:t xml:space="preserve">tao</w:t>
                </w:r>
              </w:ins>
            </w:sdtContent>
          </w:sdt>
          <w:ins w:author="Anonymous" w:id="11" w:date="2026-03-09T15:41:53Z"/>
        </w:sdtContent>
      </w:sdt>
      <w:sdt>
        <w:sdtPr>
          <w:id w:val="-800500854"/>
          <w:tag w:val="goog_rdk_13"/>
        </w:sdtPr>
        <w:sdtContent>
          <w:ins w:author="Anonymous" w:id="9" w:date="2026-03-09T15:41:50Z"/>
        </w:sdtContent>
      </w:sdt>
      <w:sdt>
        <w:sdtPr>
          <w:id w:val="1035562846"/>
          <w:tag w:val="goog_rdk_14"/>
        </w:sdtPr>
        <w:sdtContent>
          <w:ins w:author="Anonymous" w:id="12" w:date="2026-03-09T15:41:57Z"/>
          <w:sdt>
            <w:sdtPr>
              <w:id w:val="207105795"/>
              <w:tag w:val="goog_rdk_15"/>
            </w:sdtPr>
            <w:sdtContent>
              <w:ins w:author="Anonymous" w:id="12" w:date="2026-03-09T15:41:57Z">
                <w:r w:rsidDel="00000000" w:rsidR="00000000" w:rsidRPr="00000000">
                  <w:rPr>
                    <w:rtl w:val="0"/>
                    <w:rPrChange w:author="Anonymous" w:id="10" w:date="2026-03-09T15:41:50Z">
                      <w:rPr>
                        <w:rFonts w:ascii="Times New Roman" w:cs="Times New Roman" w:eastAsia="Times New Roman" w:hAnsi="Times New Roman"/>
                      </w:rPr>
                    </w:rPrChange>
                  </w:rPr>
                  <w:t xml:space="preserve">@ictu.</w:t>
                </w:r>
              </w:ins>
            </w:sdtContent>
          </w:sdt>
          <w:ins w:author="Anonymous" w:id="12" w:date="2026-03-09T15:41:57Z"/>
        </w:sdtContent>
      </w:sdt>
      <w:sdt>
        <w:sdtPr>
          <w:id w:val="-389872158"/>
          <w:tag w:val="goog_rdk_16"/>
        </w:sdtPr>
        <w:sdtContent>
          <w:ins w:author="Anonymous" w:id="9" w:date="2026-03-09T15:41:50Z"/>
        </w:sdtContent>
      </w:sdt>
      <w:sdt>
        <w:sdtPr>
          <w:id w:val="1506519864"/>
          <w:tag w:val="goog_rdk_17"/>
        </w:sdtPr>
        <w:sdtContent>
          <w:ins w:author="Anonymous" w:id="13" w:date="2026-03-09T15:42:01Z"/>
          <w:sdt>
            <w:sdtPr>
              <w:id w:val="-652852060"/>
              <w:tag w:val="goog_rdk_18"/>
            </w:sdtPr>
            <w:sdtContent>
              <w:ins w:author="Anonymous" w:id="13" w:date="2026-03-09T15:42:01Z">
                <w:r w:rsidDel="00000000" w:rsidR="00000000" w:rsidRPr="00000000">
                  <w:rPr>
                    <w:rtl w:val="0"/>
                    <w:rPrChange w:author="Anonymous" w:id="10" w:date="2026-03-09T15:41:50Z">
                      <w:rPr>
                        <w:rFonts w:ascii="Times New Roman" w:cs="Times New Roman" w:eastAsia="Times New Roman" w:hAnsi="Times New Roman"/>
                      </w:rPr>
                    </w:rPrChange>
                  </w:rPr>
                  <w:t xml:space="preserve">edu.vn</w:t>
                </w:r>
              </w:ins>
            </w:sdtContent>
          </w:sdt>
          <w:ins w:author="Anonymous" w:id="13" w:date="2026-03-09T15:42:01Z"/>
        </w:sdtContent>
      </w:sdt>
      <w:sdt>
        <w:sdtPr>
          <w:id w:val="-120410622"/>
          <w:tag w:val="goog_rdk_19"/>
        </w:sdtPr>
        <w:sdtContent>
          <w:ins w:author="Anonymous" w:id="9" w:date="2026-03-09T15:41:50Z">
            <w:sdt>
              <w:sdtPr>
                <w:id w:val="1518896983"/>
                <w:tag w:val="goog_rdk_20"/>
              </w:sdtPr>
              <w:sdtContent>
                <w:del w:author="Anonymous" w:id="11" w:date="2026-03-09T15:41:53Z"/>
              </w:sdtContent>
            </w:sdt>
          </w:ins>
          <w:sdt>
            <w:sdtPr>
              <w:id w:val="122574377"/>
              <w:tag w:val="goog_rdk_21"/>
            </w:sdtPr>
            <w:sdtContent>
              <w:ins w:author="Anonymous" w:id="9" w:date="2026-03-09T15:41:50Z">
                <w:del w:author="Anonymous" w:id="11" w:date="2026-03-09T15:41:53Z">
                  <w:r w:rsidDel="00000000" w:rsidR="00000000" w:rsidRPr="00000000">
                    <w:rPr>
                      <w:rtl w:val="0"/>
                      <w:rPrChange w:author="Anonymous" w:id="10" w:date="2026-03-09T15:41:50Z">
                        <w:rPr>
                          <w:rFonts w:ascii="Times New Roman" w:cs="Times New Roman" w:eastAsia="Times New Roman" w:hAnsi="Times New Roman"/>
                        </w:rPr>
                      </w:rPrChange>
                    </w:rPr>
                    <w:delText xml:space="preserve">ao</w:delText>
                  </w:r>
                </w:del>
              </w:ins>
            </w:sdtContent>
          </w:sdt>
          <w:ins w:author="Anonymous" w:id="9" w:date="2026-03-09T15:41:50Z">
            <w:del w:author="Anonymous" w:id="11" w:date="2026-03-09T15:41:53Z"/>
          </w:ins>
        </w:sdtContent>
      </w:sdt>
      <w:sdt>
        <w:sdtPr>
          <w:id w:val="-1955320993"/>
          <w:tag w:val="goog_rdk_22"/>
        </w:sdtPr>
        <w:sdtContent>
          <w:ins w:author="Anonymous" w:id="8" w:date="2026-03-09T15:41:49Z">
            <w:sdt>
              <w:sdtPr>
                <w:id w:val="313611711"/>
                <w:tag w:val="goog_rdk_23"/>
              </w:sdtPr>
              <w:sdtContent>
                <w:del w:author="Anonymous" w:id="9" w:date="2026-03-09T15:41:50Z">
                  <w:r w:rsidDel="00000000" w:rsidR="00000000" w:rsidRPr="00000000">
                    <w:rPr>
                      <w:rFonts w:ascii="Times New Roman" w:cs="Times New Roman" w:eastAsia="Times New Roman" w:hAnsi="Times New Roman"/>
                      <w:rtl w:val="0"/>
                    </w:rPr>
                    <w:delText xml:space="preserve">t</w:delText>
                  </w:r>
                </w:del>
              </w:sdtContent>
            </w:sdt>
          </w:ins>
        </w:sdtContent>
      </w:sdt>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1">
      <w:pPr>
        <w:tabs>
          <w:tab w:val="center" w:leader="none" w:pos="9498"/>
        </w:tabs>
        <w:spacing w:line="336" w:lineRule="auto"/>
        <w:rPr/>
      </w:pPr>
      <w:r w:rsidDel="00000000" w:rsidR="00000000" w:rsidRPr="00000000">
        <w:rPr>
          <w:rFonts w:ascii="Times New Roman" w:cs="Times New Roman" w:eastAsia="Times New Roman" w:hAnsi="Times New Roman"/>
          <w:b w:val="1"/>
          <w:bCs w:val="1"/>
          <w:rtl w:val="0"/>
        </w:rPr>
        <w:t xml:space="preserve">3. Đề tài: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t xml:space="preserve">Xây dựng trò chơi “Hành Trình Anh Hùng” – game phiêu lưu 2D Platformer trên nền tảng GameMaker Studio 2.</w:t>
      </w:r>
      <w:r w:rsidDel="00000000" w:rsidR="00000000" w:rsidRPr="00000000">
        <w:rPr>
          <w:rtl w:val="0"/>
        </w:rPr>
      </w:r>
    </w:p>
    <w:p w:rsidR="00000000" w:rsidDel="00000000" w:rsidP="00000000" w:rsidRDefault="00000000" w:rsidRPr="00000000" w14:paraId="00000012">
      <w:pPr>
        <w:tabs>
          <w:tab w:val="center" w:leader="none" w:pos="9498"/>
        </w:tabs>
        <w:spacing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4. Thời gian thực hiện:</w:t>
      </w:r>
      <w:r w:rsidDel="00000000" w:rsidR="00000000" w:rsidRPr="00000000">
        <w:rPr>
          <w:rFonts w:ascii="Times New Roman" w:cs="Times New Roman" w:eastAsia="Times New Roman" w:hAnsi="Times New Roman"/>
          <w:rtl w:val="0"/>
        </w:rPr>
        <w:t xml:space="preserve"> 10 tuần, từ ngày 09/03/2026 đến ngày 22/05/2026</w:t>
      </w:r>
    </w:p>
    <w:p w:rsidR="00000000" w:rsidDel="00000000" w:rsidP="00000000" w:rsidRDefault="00000000" w:rsidRPr="00000000" w14:paraId="00000013">
      <w:pPr>
        <w:tabs>
          <w:tab w:val="center" w:leader="none" w:pos="9498"/>
        </w:tabs>
        <w:spacing w:line="3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Mục tiêu:</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Phát triển một game phiêu lưu 2D trong đó người chơi điều khiển nhân vật vượt qua các màn chơi có bẫy và kẻ địch. Game cho phép người chơi di chuyển, nhảy, tấn công kẻ địch và thu thập vật phẩm để tăng điểm và duy trì lượng máu. Các màn chơi được thiết kế với độ khó tăng dần nhằm tạo trải nghiệm thử thách và giải trí cho người chơi.</w:t>
      </w:r>
      <w:r w:rsidDel="00000000" w:rsidR="00000000" w:rsidRPr="00000000">
        <w:rPr>
          <w:rtl w:val="0"/>
        </w:rPr>
      </w:r>
    </w:p>
    <w:p w:rsidR="00000000" w:rsidDel="00000000" w:rsidP="00000000" w:rsidRDefault="00000000" w:rsidRPr="00000000" w14:paraId="00000014">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Yêu cầu về chuẩn năng lực</w:t>
      </w:r>
    </w:p>
    <w:p w:rsidR="00000000" w:rsidDel="00000000" w:rsidP="00000000" w:rsidRDefault="00000000" w:rsidRPr="00000000" w14:paraId="00000015">
      <w:pPr>
        <w:spacing w:line="288"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Giáo viên </w:t>
      </w:r>
      <w:r w:rsidDel="00000000" w:rsidR="00000000" w:rsidRPr="00000000">
        <w:rPr>
          <w:rFonts w:ascii="Times New Roman" w:cs="Times New Roman" w:eastAsia="Times New Roman" w:hAnsi="Times New Roman"/>
          <w:b w:val="1"/>
          <w:bCs w:val="1"/>
          <w:i w:val="1"/>
          <w:iCs w:val="1"/>
          <w:sz w:val="22"/>
          <w:szCs w:val="22"/>
          <w:rtl w:val="0"/>
        </w:rPr>
        <w:t xml:space="preserve">không</w:t>
      </w:r>
      <w:r w:rsidDel="00000000" w:rsidR="00000000" w:rsidRPr="00000000">
        <w:rPr>
          <w:rFonts w:ascii="Times New Roman" w:cs="Times New Roman" w:eastAsia="Times New Roman" w:hAnsi="Times New Roman"/>
          <w:i w:val="1"/>
          <w:iCs w:val="1"/>
          <w:sz w:val="22"/>
          <w:szCs w:val="22"/>
          <w:rtl w:val="0"/>
        </w:rPr>
        <w:t xml:space="preserve"> sửa nội dung này. Cố định theo hướng đề tài do lãnh đạo chuyên môn xây dựng.</w:t>
      </w:r>
    </w:p>
    <w:tbl>
      <w:tblPr>
        <w:tblStyle w:val="Table2"/>
        <w:tblW w:w="8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940"/>
        <w:gridCol w:w="960"/>
        <w:gridCol w:w="960"/>
        <w:gridCol w:w="2840"/>
        <w:gridCol w:w="960"/>
        <w:tblGridChange w:id="0">
          <w:tblGrid>
            <w:gridCol w:w="960"/>
            <w:gridCol w:w="1940"/>
            <w:gridCol w:w="960"/>
            <w:gridCol w:w="960"/>
            <w:gridCol w:w="2840"/>
            <w:gridCol w:w="96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Mã CLO</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Nội dung CLO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của CLO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Mã PI</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Nội dung 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của PI</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100</w:t>
            </w:r>
          </w:p>
        </w:tc>
      </w:tr>
      <w:tr>
        <w:trPr>
          <w:cantSplit w:val="0"/>
          <w:trHeight w:val="5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Phân tích được yêu cầu của game</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Xây dựng bối cảnh, nhân vật, thể loại game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Trình bày cấu trúc hoạt động của trò chơi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4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Đặt mục tiêu: độ khó, nền tảng chạy, phạm 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23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Thiết kế game</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Thiết kế nhân vật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31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Thiết kế màn chơi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rHeight w:val="54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Thiết kế UI/UX trong game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r>
      <w:tr>
        <w:trPr>
          <w:cantSplit w:val="0"/>
          <w:trHeight w:val="76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Xác định tài nguyên cần dùng (ảnh, mô hình, âm thanh, animation)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2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Lập trình game</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 công được phần 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khiển nhân vật/đối tượng theo thiết kế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Lập trình các màn chơi như trong thiết kế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w:t>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Tích hợp đồ hoạ, âm thanh, hoạt ảnh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7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Triển khai thử nghiệm được sản phẩm game</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Triển khai được phần mềm ra ngoài môi trường dev (.exe, .apk, .aab…)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76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khiển ổn định, mượt, giao diện dễ sử dụng, không lỗi. Nội dung game đầy đủ</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bl>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Yêu cầu về sản phẩm </w:t>
      </w:r>
    </w:p>
    <w:p w:rsidR="00000000" w:rsidDel="00000000" w:rsidP="00000000" w:rsidRDefault="00000000" w:rsidRPr="00000000" w14:paraId="00000072">
      <w:pPr>
        <w:spacing w:line="288" w:lineRule="auto"/>
        <w:rPr>
          <w:b w:val="1"/>
          <w:bCs w:val="1"/>
        </w:rPr>
      </w:pPr>
      <w:r w:rsidDel="00000000" w:rsidR="00000000" w:rsidRPr="00000000">
        <w:rPr>
          <w:rFonts w:ascii="Times New Roman" w:cs="Times New Roman" w:eastAsia="Times New Roman" w:hAnsi="Times New Roman"/>
          <w:b w:val="1"/>
          <w:bCs w:val="1"/>
          <w:rtl w:val="0"/>
        </w:rPr>
        <w:t xml:space="preserve">a. Mô tả tóm tắt yêu cầu về sản phẩm của đồ án/khoá luận tốt nghiệp</w:t>
      </w:r>
      <w:r w:rsidDel="00000000" w:rsidR="00000000" w:rsidRPr="00000000">
        <w:rPr>
          <w:rtl w:val="0"/>
        </w:rPr>
      </w:r>
    </w:p>
    <w:p w:rsidR="00000000" w:rsidDel="00000000" w:rsidP="00000000" w:rsidRDefault="00000000" w:rsidRPr="00000000" w14:paraId="00000073">
      <w:pPr>
        <w:spacing w:line="288" w:lineRule="auto"/>
        <w:rPr/>
      </w:pPr>
      <w:r w:rsidDel="00000000" w:rsidR="00000000" w:rsidRPr="00000000">
        <w:rPr>
          <w:rtl w:val="0"/>
        </w:rPr>
        <w:t xml:space="preserve">Trò chơi ‘Hành trình anh hùng” là game 2D  được phát triển bằng GameMaker Studio 2. Người chơi điều khiển nhân vật di chuyển, tránh bẫy và tiêu diệt kẻ địch để vượt qua các màn chơi có độ khó tăng dần. Game có hệ thống hiển thị máu, điểm số giúp người chơi theo dõi trạng thái trong quá trình chơi. Sản phẩm có thể chạy trên nền tảng Desktop (Windows) và Web (HTML5) sau khi export từ GameMaker Studio 2.</w:t>
      </w:r>
    </w:p>
    <w:p w:rsidR="00000000" w:rsidDel="00000000" w:rsidP="00000000" w:rsidRDefault="00000000" w:rsidRPr="00000000" w14:paraId="00000074">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Yêu cầu chi tiết</w:t>
      </w:r>
    </w:p>
    <w:p w:rsidR="00000000" w:rsidDel="00000000" w:rsidP="00000000" w:rsidRDefault="00000000" w:rsidRPr="00000000" w14:paraId="00000075">
      <w:pPr>
        <w:spacing w:line="288" w:lineRule="auto"/>
        <w:rPr>
          <w:rFonts w:ascii="Times New Roman" w:cs="Times New Roman" w:eastAsia="Times New Roman" w:hAnsi="Times New Roman"/>
          <w:i w:val="1"/>
          <w:iCs w:val="1"/>
          <w:color w:val="000000"/>
          <w:sz w:val="22"/>
          <w:szCs w:val="22"/>
          <w:shd w:fill="auto" w:val="clear"/>
        </w:rPr>
      </w:pPr>
      <w:r w:rsidDel="00000000" w:rsidR="00000000" w:rsidRPr="00000000">
        <w:rPr>
          <w:rFonts w:ascii="Times New Roman" w:cs="Times New Roman" w:eastAsia="Times New Roman" w:hAnsi="Times New Roman"/>
          <w:i w:val="1"/>
          <w:iCs w:val="1"/>
          <w:color w:val="000000"/>
          <w:sz w:val="22"/>
          <w:szCs w:val="22"/>
          <w:rtl w:val="0"/>
        </w:rPr>
        <w:t xml:space="preserve">Giảng viên cung cấp bộ </w:t>
      </w:r>
      <w:r w:rsidDel="00000000" w:rsidR="00000000" w:rsidRPr="00000000">
        <w:rPr>
          <w:rFonts w:ascii="Times New Roman" w:cs="Times New Roman" w:eastAsia="Times New Roman" w:hAnsi="Times New Roman"/>
          <w:b w:val="1"/>
          <w:bCs w:val="1"/>
          <w:i w:val="1"/>
          <w:iCs w:val="1"/>
          <w:color w:val="000000"/>
          <w:sz w:val="22"/>
          <w:szCs w:val="22"/>
          <w:rtl w:val="0"/>
        </w:rPr>
        <w:t xml:space="preserve">yêu cầu tối thiểu</w:t>
      </w:r>
      <w:r w:rsidDel="00000000" w:rsidR="00000000" w:rsidRPr="00000000">
        <w:rPr>
          <w:rFonts w:ascii="Times New Roman" w:cs="Times New Roman" w:eastAsia="Times New Roman" w:hAnsi="Times New Roman"/>
          <w:i w:val="1"/>
          <w:iCs w:val="1"/>
          <w:color w:val="000000"/>
          <w:sz w:val="22"/>
          <w:szCs w:val="22"/>
          <w:rtl w:val="0"/>
        </w:rPr>
        <w:t xml:space="preserve"> đối với sản phẩm. Nội dung đã điền ở đây là </w:t>
      </w:r>
      <w:r w:rsidDel="00000000" w:rsidR="00000000" w:rsidRPr="00000000">
        <w:rPr>
          <w:rFonts w:ascii="Times New Roman" w:cs="Times New Roman" w:eastAsia="Times New Roman" w:hAnsi="Times New Roman"/>
          <w:b w:val="1"/>
          <w:bCs w:val="1"/>
          <w:i w:val="1"/>
          <w:iCs w:val="1"/>
          <w:color w:val="000000"/>
          <w:sz w:val="22"/>
          <w:szCs w:val="22"/>
          <w:rtl w:val="0"/>
        </w:rPr>
        <w:t xml:space="preserve">ví dụ</w:t>
      </w:r>
      <w:r w:rsidDel="00000000" w:rsidR="00000000" w:rsidRPr="00000000">
        <w:rPr>
          <w:rFonts w:ascii="Times New Roman" w:cs="Times New Roman" w:eastAsia="Times New Roman" w:hAnsi="Times New Roman"/>
          <w:i w:val="1"/>
          <w:iCs w:val="1"/>
          <w:color w:val="000000"/>
          <w:sz w:val="22"/>
          <w:szCs w:val="22"/>
          <w:rtl w:val="0"/>
        </w:rPr>
        <w:t xml:space="preserve"> do bộ môn cung cấp. Cần chuyển hóa nội dung từ PI vào đề tài cụ thể. Cần kết hợp giữa yêu cầu của PI với yêu cầu riêng </w:t>
      </w:r>
      <w:r w:rsidDel="00000000" w:rsidR="00000000" w:rsidRPr="00000000">
        <w:rPr>
          <w:rFonts w:ascii="Times New Roman" w:cs="Times New Roman" w:eastAsia="Times New Roman" w:hAnsi="Times New Roman"/>
          <w:i w:val="1"/>
          <w:iCs w:val="1"/>
          <w:color w:val="000000"/>
          <w:sz w:val="22"/>
          <w:szCs w:val="22"/>
          <w:shd w:fill="auto" w:val="clear"/>
          <w:rtl w:val="0"/>
        </w:rPr>
        <w:t xml:space="preserve">của đề tài. Yêu cầu chi tiết phải bao phủ đầy đủ các PI của hướng đề tài. </w:t>
      </w:r>
    </w:p>
    <w:tbl>
      <w:tblPr>
        <w:tblStyle w:val="Table3"/>
        <w:tblW w:w="9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2"/>
        <w:gridCol w:w="8855"/>
        <w:tblGridChange w:id="0">
          <w:tblGrid>
            <w:gridCol w:w="772"/>
            <w:gridCol w:w="8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widowControl w:val="0"/>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widowControl w:val="0"/>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Yêu cầu tối thiểu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after="240" w:before="240" w:lineRule="auto"/>
              <w:jc w:val="left"/>
              <w:rPr>
                <w:sz w:val="24"/>
                <w:szCs w:val="24"/>
              </w:rPr>
            </w:pPr>
            <w:r w:rsidDel="00000000" w:rsidR="00000000" w:rsidRPr="00000000">
              <w:rPr>
                <w:rtl w:val="0"/>
              </w:rPr>
              <w:t xml:space="preserve">Xây dựng bối cảnh, nhân vật và thể loại game 2D.Nhân vật chính là một anh hùng phiêu lưu vượt qua các bẫy và kẻ địch trong các màn chơi.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A">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after="240" w:before="240" w:lineRule="auto"/>
              <w:jc w:val="left"/>
              <w:rPr/>
            </w:pPr>
            <w:r w:rsidDel="00000000" w:rsidR="00000000" w:rsidRPr="00000000">
              <w:rPr>
                <w:rtl w:val="0"/>
              </w:rPr>
              <w:t xml:space="preserve">Khởi tạo</w:t>
              <w:br w:type="textWrapping"/>
              <w:t xml:space="preserve">Vòng lặp</w:t>
              <w:br w:type="textWrapping"/>
              <w:t xml:space="preserve">Input → Update → Render</w:t>
              <w:br w:type="textWrapping"/>
              <w:t xml:space="preserve">Nhận input điều khiển nhân vật ( di chuyển, nhảy, tấn công).</w:t>
              <w:br w:type="textWrapping"/>
              <w:t xml:space="preserve">Cập nhật các trạng thái nhân vật.</w:t>
              <w:br w:type="textWrapping"/>
              <w:t xml:space="preserve">Cập nhật máu, điểm.</w:t>
              <w:br w:type="textWrapping"/>
              <w:t xml:space="preserve">Chuyển level khi hoàn thành màn chơi.</w:t>
              <w:br w:type="textWrapping"/>
              <w:t xml:space="preserve">Game Over khi hết máu.</w:t>
            </w:r>
          </w:p>
          <w:p w:rsidR="00000000" w:rsidDel="00000000" w:rsidP="00000000" w:rsidRDefault="00000000" w:rsidRPr="00000000" w14:paraId="0000007C">
            <w:pPr>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7E">
            <w:pPr>
              <w:spacing w:after="240" w:before="240" w:lineRule="auto"/>
              <w:jc w:val="left"/>
              <w:rPr>
                <w:sz w:val="24"/>
                <w:szCs w:val="24"/>
              </w:rPr>
            </w:pPr>
            <w:r w:rsidDel="00000000" w:rsidR="00000000" w:rsidRPr="00000000">
              <w:rPr>
                <w:rtl w:val="0"/>
              </w:rPr>
              <w:t xml:space="preserve">Đưa ra mục tiêu cụ thể:</w:t>
              <w:br w:type="textWrapping"/>
              <w:t xml:space="preserve">Mục tiêu về độ khó : các màn chơi có độ khó tăng dần.</w:t>
              <w:br w:type="textWrapping"/>
              <w:t xml:space="preserve">Mục tiêu về nền tảng chạy: Desktop (Windows), có thể build Web (HTML5).</w:t>
              <w:br w:type="textWrapping"/>
              <w:t xml:space="preserve">Mục tiêu về phạm vi (phạm vi chức năng, phạm vi kỹ thuật).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spacing w:after="240" w:before="240" w:lineRule="auto"/>
              <w:jc w:val="left"/>
              <w:rPr>
                <w:sz w:val="24"/>
                <w:szCs w:val="24"/>
              </w:rPr>
            </w:pPr>
            <w:r w:rsidDel="00000000" w:rsidR="00000000" w:rsidRPr="00000000">
              <w:rPr>
                <w:rtl w:val="0"/>
              </w:rPr>
              <w:t xml:space="preserve">Thiết kế nhân vật chính với các trạng thái (đứng, chạy, nhảy, tấn công).</w:t>
              <w:br w:type="textWrapping"/>
              <w:t xml:space="preserve">Thiết kế kẻ địch có hành vi di chuyển, bẫy, vật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2">
            <w:pPr>
              <w:spacing w:after="240" w:before="240" w:lineRule="auto"/>
              <w:jc w:val="left"/>
              <w:rPr/>
            </w:pPr>
            <w:r w:rsidDel="00000000" w:rsidR="00000000" w:rsidRPr="00000000">
              <w:rPr>
                <w:sz w:val="24"/>
                <w:szCs w:val="24"/>
                <w:rtl w:val="0"/>
              </w:rPr>
              <w:t xml:space="preserve">Thiết kế các màn chơi gồm </w:t>
            </w:r>
            <w:r w:rsidDel="00000000" w:rsidR="00000000" w:rsidRPr="00000000">
              <w:rPr>
                <w:rtl w:val="0"/>
              </w:rPr>
              <w:t xml:space="preserve">chướng ngại vật</w:t>
            </w:r>
            <w:r w:rsidDel="00000000" w:rsidR="00000000" w:rsidRPr="00000000">
              <w:rPr>
                <w:sz w:val="24"/>
                <w:szCs w:val="24"/>
                <w:rtl w:val="0"/>
              </w:rPr>
              <w:t xml:space="preserve">, bẫy, kẻ địch và cổng thoát.</w:t>
              <w:br w:type="textWrapping"/>
              <w:t xml:space="preserve">Điều chỉnh độ khó theo từng phòng chơi.</w:t>
              <w:br w:type="textWrapping"/>
              <w:t xml:space="preserve">Tạo mục tiêu rõ ràng (điểm, máu).</w:t>
              <w:br w:type="textWrapping"/>
              <w:t xml:space="preserve">Dùng các hiệu ứng để tăng trải nghiệm.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after="240" w:before="240" w:lineRule="auto"/>
              <w:jc w:val="left"/>
              <w:rPr>
                <w:sz w:val="24"/>
                <w:szCs w:val="24"/>
              </w:rPr>
            </w:pPr>
            <w:r w:rsidDel="00000000" w:rsidR="00000000" w:rsidRPr="00000000">
              <w:rPr>
                <w:rtl w:val="0"/>
              </w:rPr>
              <w:t xml:space="preserve">Thiết kế UI/UX đơn giản và rõ ràng.</w:t>
              <w:br w:type="textWrapping"/>
              <w:t xml:space="preserve">Hiển thị thanh máu (HP), điểm (Score).</w:t>
              <w:br w:type="textWrapping"/>
              <w:t xml:space="preserve">Bố trí UI không ảnh hưởng đến vùng gameplay.</w:t>
              <w:br w:type="textWrapping"/>
              <w:t xml:space="preserve">Có màn hình menu, game over, win game.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spacing w:after="240" w:before="240" w:lineRule="auto"/>
              <w:jc w:val="left"/>
              <w:rPr>
                <w:sz w:val="24"/>
                <w:szCs w:val="24"/>
              </w:rPr>
            </w:pPr>
            <w:r w:rsidDel="00000000" w:rsidR="00000000" w:rsidRPr="00000000">
              <w:rPr>
                <w:rtl w:val="0"/>
              </w:rPr>
              <w:t xml:space="preserve">Hình ảnh: nhân vật, kẻ địch,vật phẩm, bẫy, tileset, cổng thoát.</w:t>
              <w:br w:type="textWrapping"/>
              <w:t xml:space="preserve">Âm thanh: nhạc nền, game over, win game, va chạm bẫy, nhặt vật phẩm, tấn công</w:t>
              <w:br w:type="textWrapping"/>
              <w:t xml:space="preserve">Animation: chuyển động của nhân vật chính, chướng ngại vật và kẻ thù.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Xây dựng được dữ liệu cho game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jc w:val="left"/>
              <w:rPr>
                <w:sz w:val="24"/>
                <w:szCs w:val="24"/>
              </w:rPr>
            </w:pPr>
            <w:r w:rsidDel="00000000" w:rsidR="00000000" w:rsidRPr="00000000">
              <w:rPr>
                <w:rFonts w:ascii="Times New Roman" w:cs="Times New Roman" w:eastAsia="Times New Roman" w:hAnsi="Times New Roman"/>
                <w:sz w:val="24"/>
                <w:szCs w:val="24"/>
                <w:shd w:fill="auto" w:val="clear"/>
                <w:rtl w:val="0"/>
              </w:rPr>
              <w:t xml:space="preserve">Điều khiển </w:t>
            </w:r>
            <w:r w:rsidDel="00000000" w:rsidR="00000000" w:rsidRPr="00000000">
              <w:rPr>
                <w:sz w:val="24"/>
                <w:szCs w:val="24"/>
                <w:rtl w:val="0"/>
              </w:rPr>
              <w:t xml:space="preserve">nhân vật</w:t>
            </w:r>
            <w:r w:rsidDel="00000000" w:rsidR="00000000" w:rsidRPr="00000000">
              <w:rPr>
                <w:rFonts w:ascii="Times New Roman" w:cs="Times New Roman" w:eastAsia="Times New Roman" w:hAnsi="Times New Roman"/>
                <w:sz w:val="24"/>
                <w:szCs w:val="24"/>
                <w:shd w:fill="auto" w:val="clear"/>
                <w:rtl w:val="0"/>
              </w:rPr>
              <w:t xml:space="preserve"> theo thiết kế</w:t>
            </w:r>
            <w:r w:rsidDel="00000000" w:rsidR="00000000" w:rsidRPr="00000000">
              <w:rPr>
                <w:rtl w:val="0"/>
              </w:rPr>
              <w:t xml:space="preserve">: di chuyển, nhảy và tấn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Lập trình các màn chơi như trong thiết kế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8D">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E">
            <w:pPr>
              <w:spacing w:after="240" w:before="240" w:lineRule="auto"/>
              <w:jc w:val="left"/>
              <w:rPr>
                <w:sz w:val="24"/>
                <w:szCs w:val="24"/>
              </w:rPr>
            </w:pPr>
            <w:r w:rsidDel="00000000" w:rsidR="00000000" w:rsidRPr="00000000">
              <w:rPr>
                <w:rtl w:val="0"/>
              </w:rPr>
              <w:t xml:space="preserve">Tích hợp đồ họa, âm thanh và animation vào game.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after="240" w:before="240" w:lineRule="auto"/>
              <w:jc w:val="left"/>
              <w:rPr>
                <w:sz w:val="24"/>
                <w:szCs w:val="24"/>
              </w:rPr>
            </w:pPr>
            <w:r w:rsidDel="00000000" w:rsidR="00000000" w:rsidRPr="00000000">
              <w:rPr>
                <w:rtl w:val="0"/>
              </w:rPr>
              <w:t xml:space="preserve">Build game ra file </w:t>
            </w:r>
            <w:r w:rsidDel="00000000" w:rsidR="00000000" w:rsidRPr="00000000">
              <w:rPr>
                <w:b w:val="1"/>
                <w:bCs w:val="1"/>
                <w:rtl w:val="0"/>
              </w:rPr>
              <w:t xml:space="preserve">.exe</w:t>
            </w:r>
            <w:r w:rsidDel="00000000" w:rsidR="00000000" w:rsidRPr="00000000">
              <w:rPr>
                <w:rtl w:val="0"/>
              </w:rPr>
              <w:t xml:space="preserve"> để chạy trên máy tính.</w:t>
              <w:br w:type="textWrapping"/>
              <w:t xml:space="preserve">Chạy được trên thiết bị khác.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widowControl w:val="0"/>
              <w:jc w:val="cente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spacing w:after="240" w:before="240" w:lineRule="auto"/>
              <w:jc w:val="left"/>
              <w:rPr/>
            </w:pPr>
            <w:r w:rsidDel="00000000" w:rsidR="00000000" w:rsidRPr="00000000">
              <w:rPr>
                <w:rtl w:val="0"/>
              </w:rPr>
              <w:t xml:space="preserve">Game hoạt động ổn định, điều khiển mượt, giao diện dễ sử dụng và đầy đủ các màn chơi.</w:t>
            </w:r>
          </w:p>
          <w:p w:rsidR="00000000" w:rsidDel="00000000" w:rsidP="00000000" w:rsidRDefault="00000000" w:rsidRPr="00000000" w14:paraId="00000093">
            <w:pPr>
              <w:jc w:val="left"/>
              <w:rPr>
                <w:sz w:val="24"/>
                <w:szCs w:val="24"/>
              </w:rPr>
            </w:pPr>
            <w:r w:rsidDel="00000000" w:rsidR="00000000" w:rsidRPr="00000000">
              <w:rPr>
                <w:rtl w:val="0"/>
              </w:rPr>
            </w:r>
          </w:p>
        </w:tc>
      </w:tr>
    </w:tbl>
    <w:p w:rsidR="00000000" w:rsidDel="00000000" w:rsidP="00000000" w:rsidRDefault="00000000" w:rsidRPr="00000000" w14:paraId="00000094">
      <w:pPr>
        <w:rPr>
          <w:rFonts w:ascii="Times New Roman" w:cs="Times New Roman" w:eastAsia="Times New Roman" w:hAnsi="Times New Roman"/>
          <w:sz w:val="2"/>
          <w:szCs w:val="2"/>
          <w:shd w:fill="auto" w:val="clear"/>
        </w:rPr>
      </w:pPr>
      <w:r w:rsidDel="00000000" w:rsidR="00000000" w:rsidRPr="00000000">
        <w:rPr>
          <w:rtl w:val="0"/>
        </w:rPr>
      </w:r>
    </w:p>
    <w:p w:rsidR="00000000" w:rsidDel="00000000" w:rsidP="00000000" w:rsidRDefault="00000000" w:rsidRPr="00000000" w14:paraId="00000095">
      <w:pPr>
        <w:spacing w:line="312" w:lineRule="auto"/>
        <w:rPr>
          <w:rFonts w:ascii="Times New Roman" w:cs="Times New Roman" w:eastAsia="Times New Roman" w:hAnsi="Times New Roman"/>
          <w:b w:val="1"/>
          <w:bCs w:val="1"/>
          <w:sz w:val="12"/>
          <w:szCs w:val="12"/>
          <w:shd w:fill="auto" w:val="clear"/>
        </w:rPr>
      </w:pPr>
      <w:r w:rsidDel="00000000" w:rsidR="00000000" w:rsidRPr="00000000">
        <w:rPr>
          <w:rtl w:val="0"/>
        </w:rPr>
      </w:r>
    </w:p>
    <w:p w:rsidR="00000000" w:rsidDel="00000000" w:rsidP="00000000" w:rsidRDefault="00000000" w:rsidRPr="00000000" w14:paraId="00000096">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Yêu cầu về quyển báo cáo:</w:t>
      </w:r>
    </w:p>
    <w:p w:rsidR="00000000" w:rsidDel="00000000" w:rsidP="00000000" w:rsidRDefault="00000000" w:rsidRPr="00000000" w14:paraId="00000097">
      <w:pPr>
        <w:spacing w:line="288"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Giảng viên không sửa nội dung này</w:t>
      </w:r>
    </w:p>
    <w:p w:rsidR="00000000" w:rsidDel="00000000" w:rsidP="00000000" w:rsidRDefault="00000000" w:rsidRPr="00000000" w14:paraId="00000098">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Quyển báo cáo phải đảm bảo: </w:t>
      </w:r>
    </w:p>
    <w:p w:rsidR="00000000" w:rsidDel="00000000" w:rsidP="00000000" w:rsidRDefault="00000000" w:rsidRPr="00000000" w14:paraId="00000099">
      <w:pPr>
        <w:spacing w:line="288"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(cố định, sử dụng chung)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sinh viên tự xây dựng, </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cấu trúc nội dung phù hợp yêu cầu và đảm bảo tính logic,</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Tuân thủ yêu cầu về khuôn mẫu và định dạng của trường,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lỗi chính tả, </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sử dụng nội dung vi phạm bản quyền,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vi phạm quy định chống đạo văn của trường.</w:t>
      </w:r>
    </w:p>
    <w:p w:rsidR="00000000" w:rsidDel="00000000" w:rsidP="00000000" w:rsidRDefault="00000000" w:rsidRPr="00000000" w14:paraId="000000A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của quyển báo cáo:</w:t>
      </w:r>
    </w:p>
    <w:p w:rsidR="00000000" w:rsidDel="00000000" w:rsidP="00000000" w:rsidRDefault="00000000" w:rsidRPr="00000000" w14:paraId="000000A1">
      <w:pPr>
        <w:spacing w:before="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(cố định theo hướng đề tài)</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Cơ sở lý thuyết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thức nền tảng về phát triển game, công cụ xây dựng game)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Phân tích game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Thiết kế game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Triển khai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cài đặt, bảo vệ, hoạt động thử nghiệm, tài liệu hướng dẫn)</w:t>
      </w:r>
    </w:p>
    <w:p w:rsidR="00000000" w:rsidDel="00000000" w:rsidP="00000000" w:rsidRDefault="00000000" w:rsidRPr="00000000" w14:paraId="000000A8">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Tiến độ thực hiện</w:t>
      </w:r>
    </w:p>
    <w:p w:rsidR="00000000" w:rsidDel="00000000" w:rsidP="00000000" w:rsidRDefault="00000000" w:rsidRPr="00000000" w14:paraId="000000A9">
      <w:pPr>
        <w:spacing w:line="288" w:lineRule="auto"/>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Giảng viên điều chỉnh cho phù hợp với đề tài. Đồ án thực hiện trong 10 tuần.</w:t>
      </w:r>
    </w:p>
    <w:p w:rsidR="00000000" w:rsidDel="00000000" w:rsidP="00000000" w:rsidRDefault="00000000" w:rsidRPr="00000000" w14:paraId="000000AA">
      <w:pPr>
        <w:rPr>
          <w:rFonts w:ascii="Times New Roman" w:cs="Times New Roman" w:eastAsia="Times New Roman" w:hAnsi="Times New Roman"/>
          <w:i w:val="1"/>
          <w:iCs w:val="1"/>
          <w:color w:val="ff0000"/>
          <w:sz w:val="12"/>
          <w:szCs w:val="12"/>
        </w:rPr>
      </w:pPr>
      <w:r w:rsidDel="00000000" w:rsidR="00000000" w:rsidRPr="00000000">
        <w:rPr>
          <w:rtl w:val="0"/>
        </w:rPr>
      </w:r>
    </w:p>
    <w:tbl>
      <w:tblPr>
        <w:tblStyle w:val="Table4"/>
        <w:tblW w:w="98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7"/>
        <w:gridCol w:w="1308"/>
        <w:gridCol w:w="2467"/>
        <w:gridCol w:w="5361"/>
        <w:tblGridChange w:id="0">
          <w:tblGrid>
            <w:gridCol w:w="717"/>
            <w:gridCol w:w="1308"/>
            <w:gridCol w:w="2467"/>
            <w:gridCol w:w="5361"/>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dự kiến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Khảo sát và nghiên cứu các thể loại game 2D, xác định ý tưởng game, bối cảnh, nhân vật và thể loại game.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Tài liệu mô tả ý tưởng game, bối cảnh, nhân vật, thể loại và mục tiêu của game.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Phân tích yêu cầu game: </w:t>
            </w:r>
            <w:r w:rsidDel="00000000" w:rsidR="00000000" w:rsidRPr="00000000">
              <w:rPr>
                <w:rFonts w:ascii="Times New Roman" w:cs="Times New Roman" w:eastAsia="Times New Roman" w:hAnsi="Times New Roman"/>
                <w:b w:val="0"/>
                <w:bCs w:val="0"/>
                <w:sz w:val="26"/>
                <w:szCs w:val="26"/>
                <w:rtl w:val="0"/>
              </w:rPr>
              <w:t xml:space="preserve">cơ chế hoạt động của game,</w:t>
            </w:r>
            <w:r w:rsidDel="00000000" w:rsidR="00000000" w:rsidRPr="00000000">
              <w:rPr>
                <w:rFonts w:ascii="Times New Roman" w:cs="Times New Roman" w:eastAsia="Times New Roman" w:hAnsi="Times New Roman"/>
                <w:b w:val="0"/>
                <w:bCs w:val="0"/>
                <w:sz w:val="26"/>
                <w:szCs w:val="26"/>
                <w:shd w:fill="auto" w:val="clear"/>
                <w:rtl w:val="0"/>
              </w:rPr>
              <w:t xml:space="preserve"> chức năng chính và phạm vi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6">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Bảng yêu cầu chức năng và phi chức năng của game, </w:t>
            </w:r>
            <w:r w:rsidDel="00000000" w:rsidR="00000000" w:rsidRPr="00000000">
              <w:rPr>
                <w:rFonts w:ascii="Times New Roman" w:cs="Times New Roman" w:eastAsia="Times New Roman" w:hAnsi="Times New Roman"/>
                <w:b w:val="0"/>
                <w:bCs w:val="0"/>
                <w:sz w:val="26"/>
                <w:szCs w:val="26"/>
                <w:rtl w:val="0"/>
              </w:rPr>
              <w:t xml:space="preserve">mô tả cơ chế hoạt động cơ bản của game.</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7">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9">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Phân tích cấu trúc hoạt động của trò chơi và </w:t>
            </w:r>
            <w:r w:rsidDel="00000000" w:rsidR="00000000" w:rsidRPr="00000000">
              <w:rPr>
                <w:rFonts w:ascii="Times New Roman" w:cs="Times New Roman" w:eastAsia="Times New Roman" w:hAnsi="Times New Roman"/>
                <w:b w:val="0"/>
                <w:bCs w:val="0"/>
                <w:sz w:val="26"/>
                <w:szCs w:val="26"/>
                <w:rtl w:val="0"/>
              </w:rPr>
              <w:t xml:space="preserve">vòng lặp hoạt động của game</w:t>
            </w:r>
            <w:sdt>
              <w:sdtPr>
                <w:id w:val="-1771936523"/>
                <w:tag w:val="goog_rdk_24"/>
              </w:sdtPr>
              <w:sdtContent>
                <w:r w:rsidDel="00000000" w:rsidR="00000000" w:rsidRPr="00000000">
                  <w:rPr>
                    <w:rFonts w:ascii="Cardo" w:cs="Cardo" w:eastAsia="Cardo" w:hAnsi="Cardo"/>
                    <w:b w:val="0"/>
                    <w:bCs w:val="0"/>
                    <w:sz w:val="26"/>
                    <w:szCs w:val="26"/>
                    <w:shd w:fill="auto" w:val="clear"/>
                    <w:rtl w:val="0"/>
                  </w:rPr>
                  <w:t xml:space="preserve"> (Input → Update → Render).</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A">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Sơ đồ </w:t>
            </w:r>
            <w:r w:rsidDel="00000000" w:rsidR="00000000" w:rsidRPr="00000000">
              <w:rPr>
                <w:rFonts w:ascii="Times New Roman" w:cs="Times New Roman" w:eastAsia="Times New Roman" w:hAnsi="Times New Roman"/>
                <w:sz w:val="26"/>
                <w:szCs w:val="26"/>
                <w:rtl w:val="0"/>
              </w:rPr>
              <w:t xml:space="preserve">vòng lặp hoạt động của game </w:t>
            </w:r>
            <w:r w:rsidDel="00000000" w:rsidR="00000000" w:rsidRPr="00000000">
              <w:rPr>
                <w:rFonts w:ascii="Times New Roman" w:cs="Times New Roman" w:eastAsia="Times New Roman" w:hAnsi="Times New Roman"/>
                <w:sz w:val="26"/>
                <w:szCs w:val="26"/>
                <w:shd w:fill="auto" w:val="clear"/>
                <w:rtl w:val="0"/>
              </w:rPr>
              <w:t xml:space="preserve">và mô tả hoạt động của các cơ chế trong game.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B">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C">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D">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Thiết kế nhân vật và hành vi của các đối tượng trong game (player, enemy, item, trap).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E">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Tài liệu thiết kế nhân vật và mô tả hành vi của các đối tượng trong game.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0">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Thiết kế màn chơi: bố trí bản đồ, bẫy, kẻ địch và cơ chế tăng độ khó theo từng màn chơi.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2">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Sơ đồ thiết kế và mô tả độ khó của từng  màn chơi.</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Thiết kế giao diện người dùng (UI/UX) và chuẩn bị tài nguyên cho game (hình ảnh, âm thanh, animation).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Mockup giao diện game và danh sách tài nguyên cần sử dụng.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7">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8">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9">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Lập trình hệ thống cơ bản của game: điều khiển nhân vật, di chuyển, nhảy và xử lý va chạm.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Game có thể chạy được với cơ chế di chuyển và </w:t>
            </w:r>
            <w:r w:rsidDel="00000000" w:rsidR="00000000" w:rsidRPr="00000000">
              <w:rPr>
                <w:rFonts w:ascii="Times New Roman" w:cs="Times New Roman" w:eastAsia="Times New Roman" w:hAnsi="Times New Roman"/>
                <w:b w:val="0"/>
                <w:bCs w:val="0"/>
                <w:sz w:val="26"/>
                <w:szCs w:val="26"/>
                <w:rtl w:val="0"/>
              </w:rPr>
              <w:t xml:space="preserve">cơ chế hoạt động cơ bản.</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B">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C">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Lập trình </w:t>
            </w:r>
            <w:r w:rsidDel="00000000" w:rsidR="00000000" w:rsidRPr="00000000">
              <w:rPr>
                <w:rFonts w:ascii="Times New Roman" w:cs="Times New Roman" w:eastAsia="Times New Roman" w:hAnsi="Times New Roman"/>
                <w:b w:val="0"/>
                <w:bCs w:val="0"/>
                <w:sz w:val="26"/>
                <w:szCs w:val="26"/>
                <w:rtl w:val="0"/>
              </w:rPr>
              <w:t xml:space="preserve">các chức năng chính của game</w:t>
            </w:r>
            <w:r w:rsidDel="00000000" w:rsidR="00000000" w:rsidRPr="00000000">
              <w:rPr>
                <w:rFonts w:ascii="Times New Roman" w:cs="Times New Roman" w:eastAsia="Times New Roman" w:hAnsi="Times New Roman"/>
                <w:b w:val="0"/>
                <w:bCs w:val="0"/>
                <w:sz w:val="26"/>
                <w:szCs w:val="26"/>
                <w:shd w:fill="auto" w:val="clear"/>
                <w:rtl w:val="0"/>
              </w:rPr>
              <w:t xml:space="preserve">: tấn công kẻ địch, hệ thống máu, điểm số và cơ chế tương tác với vật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Các chức năng </w:t>
            </w:r>
            <w:r w:rsidDel="00000000" w:rsidR="00000000" w:rsidRPr="00000000">
              <w:rPr>
                <w:rFonts w:ascii="Times New Roman" w:cs="Times New Roman" w:eastAsia="Times New Roman" w:hAnsi="Times New Roman"/>
                <w:sz w:val="26"/>
                <w:szCs w:val="26"/>
                <w:rtl w:val="0"/>
              </w:rPr>
              <w:t xml:space="preserve">chính của game</w:t>
            </w:r>
            <w:r w:rsidDel="00000000" w:rsidR="00000000" w:rsidRPr="00000000">
              <w:rPr>
                <w:rFonts w:ascii="Times New Roman" w:cs="Times New Roman" w:eastAsia="Times New Roman" w:hAnsi="Times New Roman"/>
                <w:sz w:val="26"/>
                <w:szCs w:val="26"/>
                <w:shd w:fill="auto" w:val="clear"/>
                <w:rtl w:val="0"/>
              </w:rPr>
              <w:t xml:space="preserve"> hoạt động ổn định.</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0">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1">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Hoàn thiện game: lập trình các màn chơi, tích hợp giao diện, âm thanh và kiểm thử game.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Phiên bản game hoàn chỉnh với các level và UI.</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3">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Tuần 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Triển khai và hoàn thiện báo cáo: build game ra file thực thi và hoàn thiện báo cáo đồ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jc w:val="left"/>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File game và báo cáo đồ án hoàn chỉnh.</w:t>
            </w:r>
          </w:p>
        </w:tc>
      </w:tr>
    </w:tbl>
    <w:p w:rsidR="00000000" w:rsidDel="00000000" w:rsidP="00000000" w:rsidRDefault="00000000" w:rsidRPr="00000000" w14:paraId="000000D7">
      <w:pPr>
        <w:spacing w:after="0" w:before="120" w:lineRule="auto"/>
        <w:ind w:right="-755"/>
        <w:jc w:val="center"/>
        <w:rPr>
          <w:rFonts w:ascii="Times New Roman" w:cs="Times New Roman" w:eastAsia="Times New Roman" w:hAnsi="Times New Roman"/>
          <w:i w:val="1"/>
          <w:iCs w:val="1"/>
          <w:sz w:val="24"/>
          <w:szCs w:val="24"/>
          <w:shd w:fill="auto" w:val="clear"/>
        </w:rPr>
      </w:pPr>
      <w:r w:rsidDel="00000000" w:rsidR="00000000" w:rsidRPr="00000000">
        <w:rPr>
          <w:rtl w:val="0"/>
        </w:rPr>
      </w:r>
    </w:p>
    <w:p w:rsidR="00000000" w:rsidDel="00000000" w:rsidP="00000000" w:rsidRDefault="00000000" w:rsidRPr="00000000" w14:paraId="000000D8">
      <w:pPr>
        <w:spacing w:after="120" w:before="0" w:lineRule="auto"/>
        <w:jc w:val="right"/>
        <w:rPr>
          <w:rFonts w:ascii="Times New Roman" w:cs="Times New Roman" w:eastAsia="Times New Roman" w:hAnsi="Times New Roman"/>
          <w:i w:val="1"/>
          <w:iCs w:val="1"/>
          <w:shd w:fill="auto" w:val="clear"/>
        </w:rPr>
      </w:pPr>
      <w:r w:rsidDel="00000000" w:rsidR="00000000" w:rsidRPr="00000000">
        <w:rPr>
          <w:rFonts w:ascii="Times New Roman" w:cs="Times New Roman" w:eastAsia="Times New Roman" w:hAnsi="Times New Roman"/>
          <w:i w:val="1"/>
          <w:iCs w:val="1"/>
          <w:shd w:fill="auto" w:val="clear"/>
          <w:rtl w:val="0"/>
        </w:rPr>
        <w:t xml:space="preserve">Thái Nguyên, ngày </w:t>
      </w:r>
      <w:r w:rsidDel="00000000" w:rsidR="00000000" w:rsidRPr="00000000">
        <w:rPr>
          <w:rFonts w:ascii="Times New Roman" w:cs="Times New Roman" w:eastAsia="Times New Roman" w:hAnsi="Times New Roman"/>
          <w:shd w:fill="auto" w:val="clear"/>
          <w:rtl w:val="0"/>
        </w:rPr>
        <w:t xml:space="preserve">… </w:t>
      </w:r>
      <w:r w:rsidDel="00000000" w:rsidR="00000000" w:rsidRPr="00000000">
        <w:rPr>
          <w:rFonts w:ascii="Times New Roman" w:cs="Times New Roman" w:eastAsia="Times New Roman" w:hAnsi="Times New Roman"/>
          <w:i w:val="1"/>
          <w:iCs w:val="1"/>
          <w:shd w:fill="auto" w:val="clear"/>
          <w:rtl w:val="0"/>
        </w:rPr>
        <w:t xml:space="preserve">tháng </w:t>
      </w:r>
      <w:r w:rsidDel="00000000" w:rsidR="00000000" w:rsidRPr="00000000">
        <w:rPr>
          <w:rFonts w:ascii="Times New Roman" w:cs="Times New Roman" w:eastAsia="Times New Roman" w:hAnsi="Times New Roman"/>
          <w:shd w:fill="auto" w:val="clear"/>
          <w:rtl w:val="0"/>
        </w:rPr>
        <w:t xml:space="preserve">… </w:t>
      </w:r>
      <w:r w:rsidDel="00000000" w:rsidR="00000000" w:rsidRPr="00000000">
        <w:rPr>
          <w:rFonts w:ascii="Times New Roman" w:cs="Times New Roman" w:eastAsia="Times New Roman" w:hAnsi="Times New Roman"/>
          <w:i w:val="1"/>
          <w:iCs w:val="1"/>
          <w:shd w:fill="auto" w:val="clear"/>
          <w:rtl w:val="0"/>
        </w:rPr>
        <w:t xml:space="preserve">năm 202…</w:t>
      </w:r>
    </w:p>
    <w:tbl>
      <w:tblPr>
        <w:tblStyle w:val="Table5"/>
        <w:tblW w:w="96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10"/>
        <w:gridCol w:w="4427"/>
        <w:tblGridChange w:id="0">
          <w:tblGrid>
            <w:gridCol w:w="5210"/>
            <w:gridCol w:w="4427"/>
          </w:tblGrid>
        </w:tblGridChange>
      </w:tblGrid>
      <w:tr>
        <w:trPr>
          <w:cantSplit w:val="0"/>
          <w:trHeight w:val="259"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D9">
            <w:pPr>
              <w:spacing w:after="0" w:before="120" w:lineRule="auto"/>
              <w:ind w:right="-397"/>
              <w:jc w:val="center"/>
              <w:rPr>
                <w:rFonts w:ascii="Times New Roman" w:cs="Times New Roman" w:eastAsia="Times New Roman" w:hAnsi="Times New Roman"/>
                <w:b w:val="1"/>
                <w:bCs w:val="1"/>
                <w:sz w:val="12"/>
                <w:szCs w:val="12"/>
                <w:shd w:fill="auto" w:val="clear"/>
              </w:rPr>
            </w:pPr>
            <w:r w:rsidDel="00000000" w:rsidR="00000000" w:rsidRPr="00000000">
              <w:rPr>
                <w:rtl w:val="0"/>
              </w:rPr>
            </w:r>
          </w:p>
          <w:p w:rsidR="00000000" w:rsidDel="00000000" w:rsidP="00000000" w:rsidRDefault="00000000" w:rsidRPr="00000000" w14:paraId="000000DA">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LÃNH ĐẠO BỘ MÔN</w:t>
            </w:r>
          </w:p>
          <w:p w:rsidR="00000000" w:rsidDel="00000000" w:rsidP="00000000" w:rsidRDefault="00000000" w:rsidRPr="00000000" w14:paraId="000000DB">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DC">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DD">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DE">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DF">
            <w:pPr>
              <w:spacing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E0">
            <w:pPr>
              <w:spacing w:after="0" w:before="120" w:lineRule="auto"/>
              <w:ind w:right="-397"/>
              <w:jc w:val="center"/>
              <w:rPr>
                <w:rFonts w:ascii="Times New Roman" w:cs="Times New Roman" w:eastAsia="Times New Roman" w:hAnsi="Times New Roman"/>
                <w:b w:val="1"/>
                <w:bCs w:val="1"/>
                <w:sz w:val="12"/>
                <w:szCs w:val="12"/>
                <w:shd w:fill="auto" w:val="clear"/>
              </w:rPr>
            </w:pPr>
            <w:r w:rsidDel="00000000" w:rsidR="00000000" w:rsidRPr="00000000">
              <w:rPr>
                <w:rtl w:val="0"/>
              </w:rPr>
            </w:r>
          </w:p>
          <w:p w:rsidR="00000000" w:rsidDel="00000000" w:rsidP="00000000" w:rsidRDefault="00000000" w:rsidRPr="00000000" w14:paraId="000000E1">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GIẢNG VIÊN HƯỚNG DẪN</w:t>
            </w:r>
          </w:p>
          <w:p w:rsidR="00000000" w:rsidDel="00000000" w:rsidP="00000000" w:rsidRDefault="00000000" w:rsidRPr="00000000" w14:paraId="000000E2">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E3">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E4">
            <w:pPr>
              <w:spacing w:after="0"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p w:rsidR="00000000" w:rsidDel="00000000" w:rsidP="00000000" w:rsidRDefault="00000000" w:rsidRPr="00000000" w14:paraId="000000E5">
            <w:pPr>
              <w:spacing w:before="0" w:lineRule="auto"/>
              <w:ind w:right="-397"/>
              <w:jc w:val="center"/>
              <w:rPr>
                <w:rFonts w:ascii="Times New Roman" w:cs="Times New Roman" w:eastAsia="Times New Roman" w:hAnsi="Times New Roman"/>
                <w:b w:val="1"/>
                <w:bCs w:val="1"/>
                <w:shd w:fill="auto" w:val="clear"/>
              </w:rPr>
            </w:pPr>
            <w:r w:rsidDel="00000000" w:rsidR="00000000" w:rsidRPr="00000000">
              <w:rPr>
                <w:rtl w:val="0"/>
              </w:rPr>
            </w:r>
          </w:p>
        </w:tc>
      </w:tr>
    </w:tbl>
    <w:p w:rsidR="00000000" w:rsidDel="00000000" w:rsidP="00000000" w:rsidRDefault="00000000" w:rsidRPr="00000000" w14:paraId="000000E6">
      <w:pPr>
        <w:spacing w:before="120" w:lineRule="auto"/>
        <w:ind w:right="-397"/>
        <w:jc w:val="center"/>
        <w:rPr>
          <w:rFonts w:ascii="Times New Roman" w:cs="Times New Roman" w:eastAsia="Times New Roman" w:hAnsi="Times New Roman"/>
          <w:i w:val="1"/>
          <w:iCs w:val="1"/>
          <w:sz w:val="24"/>
          <w:szCs w:val="24"/>
          <w:shd w:fill="auto" w:val="clea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418"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CNTT.H01. Phát triển ứng dụng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H10. Phát triển game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sz w:val="40"/>
      <w:szCs w:val="40"/>
    </w:rPr>
  </w:style>
  <w:style w:type="paragraph" w:styleId="Heading2">
    <w:name w:val="heading 2"/>
    <w:basedOn w:val="Normal"/>
    <w:next w:val="Normal"/>
    <w:pPr>
      <w:keepNext w:val="1"/>
      <w:keepLines w:val="1"/>
      <w:spacing w:after="240" w:before="24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character" w:styleId="8" w:default="1">
    <w:name w:val="Default Paragraph Font"/>
    <w:uiPriority w:val="1"/>
    <w:semiHidden w:val="1"/>
    <w:unhideWhenUsed w:val="1"/>
  </w:style>
  <w:style w:type="table" w:styleId="9" w:default="1">
    <w:name w:val="Normal Table"/>
    <w:uiPriority w:val="99"/>
    <w:semiHidden w:val="1"/>
    <w:unhideWhenUsed w:val="1"/>
    <w:tblPr>
      <w:tblCellMar>
        <w:top w:w="0.0" w:type="dxa"/>
        <w:left w:w="108.0" w:type="dxa"/>
        <w:bottom w:w="0.0" w:type="dxa"/>
        <w:right w:w="108.0" w:type="dxa"/>
      </w:tblCellMar>
    </w:tblPr>
  </w:style>
  <w:style w:type="character" w:styleId="10">
    <w:name w:val="annotation reference"/>
    <w:basedOn w:val="8"/>
    <w:uiPriority w:val="99"/>
    <w:semiHidden w:val="1"/>
    <w:unhideWhenUsed w:val="1"/>
    <w:rPr>
      <w:sz w:val="16"/>
      <w:szCs w:val="16"/>
    </w:rPr>
  </w:style>
  <w:style w:type="paragraph" w:styleId="11">
    <w:name w:val="annotation text"/>
    <w:basedOn w:val="1"/>
    <w:link w:val="34"/>
    <w:uiPriority w:val="99"/>
    <w:semiHidden w:val="1"/>
    <w:unhideWhenUsed w:val="1"/>
    <w:rPr>
      <w:sz w:val="20"/>
      <w:szCs w:val="20"/>
    </w:rPr>
  </w:style>
  <w:style w:type="paragraph" w:styleId="12">
    <w:name w:val="annotation subject"/>
    <w:basedOn w:val="11"/>
    <w:next w:val="11"/>
    <w:link w:val="38"/>
    <w:uiPriority w:val="99"/>
    <w:semiHidden w:val="1"/>
    <w:unhideWhenUsed w:val="1"/>
    <w:rPr>
      <w:b w:val="1"/>
      <w:bCs w:val="1"/>
    </w:rPr>
  </w:style>
  <w:style w:type="character" w:styleId="13">
    <w:name w:val="Emphasis"/>
    <w:basedOn w:val="8"/>
    <w:uiPriority w:val="0"/>
    <w:qFormat w:val="1"/>
    <w:rPr>
      <w:i w:val="1"/>
      <w:iCs w:val="1"/>
    </w:rPr>
  </w:style>
  <w:style w:type="paragraph" w:styleId="14">
    <w:name w:val="footer"/>
    <w:basedOn w:val="1"/>
    <w:link w:val="37"/>
    <w:uiPriority w:val="99"/>
    <w:unhideWhenUsed w:val="1"/>
    <w:pPr>
      <w:tabs>
        <w:tab w:val="center" w:pos="4680"/>
        <w:tab w:val="right" w:pos="9360"/>
      </w:tabs>
    </w:pPr>
  </w:style>
  <w:style w:type="paragraph" w:styleId="15">
    <w:name w:val="header"/>
    <w:basedOn w:val="1"/>
    <w:link w:val="36"/>
    <w:uiPriority w:val="99"/>
    <w:unhideWhenUsed w:val="1"/>
    <w:pPr>
      <w:tabs>
        <w:tab w:val="center" w:pos="4680"/>
        <w:tab w:val="right" w:pos="9360"/>
      </w:tabs>
    </w:pPr>
  </w:style>
  <w:style w:type="character" w:styleId="16">
    <w:name w:val="Hyperlink"/>
    <w:basedOn w:val="8"/>
    <w:uiPriority w:val="0"/>
    <w:qFormat w:val="1"/>
    <w:rPr>
      <w:color w:val="0000ff"/>
      <w:u w:val="single"/>
    </w:rPr>
  </w:style>
  <w:style w:type="character" w:styleId="17">
    <w:name w:val="Strong"/>
    <w:basedOn w:val="8"/>
    <w:uiPriority w:val="0"/>
    <w:qFormat w:val="1"/>
    <w:rPr>
      <w:b w:val="1"/>
      <w:bCs w:val="1"/>
    </w:rPr>
  </w:style>
  <w:style w:type="table" w:styleId="19">
    <w:name w:val="Table Grid"/>
    <w:basedOn w:val="9"/>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 w:customStyle="1">
    <w:name w:val="_Style 11"/>
    <w:basedOn w:val="9"/>
    <w:uiPriority w:val="0"/>
    <w:tblPr>
      <w:tblCellMar>
        <w:top w:w="100.0" w:type="dxa"/>
        <w:left w:w="100.0" w:type="dxa"/>
        <w:bottom w:w="100.0" w:type="dxa"/>
        <w:right w:w="100.0" w:type="dxa"/>
      </w:tblCellMar>
    </w:tblPr>
  </w:style>
  <w:style w:type="table" w:styleId="22" w:customStyle="1">
    <w:name w:val="_Style 12"/>
    <w:basedOn w:val="9"/>
    <w:uiPriority w:val="0"/>
    <w:tblPr>
      <w:tblCellMar>
        <w:top w:w="100.0" w:type="dxa"/>
        <w:left w:w="100.0" w:type="dxa"/>
        <w:bottom w:w="100.0" w:type="dxa"/>
        <w:right w:w="100.0" w:type="dxa"/>
      </w:tblCellMar>
    </w:tblPr>
  </w:style>
  <w:style w:type="table" w:styleId="23" w:customStyle="1">
    <w:name w:val="_Style 13"/>
    <w:basedOn w:val="9"/>
    <w:uiPriority w:val="0"/>
    <w:tblPr>
      <w:tblCellMar>
        <w:top w:w="100.0" w:type="dxa"/>
        <w:left w:w="100.0" w:type="dxa"/>
        <w:bottom w:w="100.0" w:type="dxa"/>
        <w:right w:w="100.0" w:type="dxa"/>
      </w:tblCellMar>
    </w:tblPr>
  </w:style>
  <w:style w:type="table" w:styleId="24" w:customStyle="1">
    <w:name w:val="_Style 14"/>
    <w:basedOn w:val="9"/>
    <w:uiPriority w:val="0"/>
    <w:tblPr>
      <w:tblCellMar>
        <w:top w:w="100.0" w:type="dxa"/>
        <w:left w:w="100.0" w:type="dxa"/>
        <w:bottom w:w="100.0" w:type="dxa"/>
        <w:right w:w="100.0" w:type="dxa"/>
      </w:tblCellMar>
    </w:tblPr>
  </w:style>
  <w:style w:type="table" w:styleId="25" w:customStyle="1">
    <w:name w:val="_Style 15"/>
    <w:basedOn w:val="9"/>
    <w:uiPriority w:val="0"/>
    <w:tblPr>
      <w:tblCellMar>
        <w:top w:w="100.0" w:type="dxa"/>
        <w:left w:w="100.0" w:type="dxa"/>
        <w:bottom w:w="100.0" w:type="dxa"/>
        <w:right w:w="100.0" w:type="dxa"/>
      </w:tblCellMar>
    </w:tblPr>
  </w:style>
  <w:style w:type="table" w:styleId="26" w:customStyle="1">
    <w:name w:val="_Style 16"/>
    <w:basedOn w:val="9"/>
    <w:uiPriority w:val="0"/>
    <w:tblPr>
      <w:tblCellMar>
        <w:top w:w="100.0" w:type="dxa"/>
        <w:left w:w="100.0" w:type="dxa"/>
        <w:bottom w:w="100.0" w:type="dxa"/>
        <w:right w:w="100.0" w:type="dxa"/>
      </w:tblCellMar>
    </w:tblPr>
  </w:style>
  <w:style w:type="table" w:styleId="27" w:customStyle="1">
    <w:name w:val="_Style 17"/>
    <w:basedOn w:val="9"/>
    <w:uiPriority w:val="0"/>
    <w:tblPr>
      <w:tblCellMar>
        <w:top w:w="100.0" w:type="dxa"/>
        <w:left w:w="100.0" w:type="dxa"/>
        <w:bottom w:w="100.0" w:type="dxa"/>
        <w:right w:w="100.0" w:type="dxa"/>
      </w:tblCellMar>
    </w:tblPr>
  </w:style>
  <w:style w:type="table" w:styleId="28" w:customStyle="1">
    <w:name w:val="_Style 18"/>
    <w:basedOn w:val="9"/>
    <w:uiPriority w:val="0"/>
    <w:tblPr>
      <w:tblCellMar>
        <w:top w:w="100.0" w:type="dxa"/>
        <w:left w:w="100.0" w:type="dxa"/>
        <w:bottom w:w="100.0" w:type="dxa"/>
        <w:right w:w="100.0" w:type="dxa"/>
      </w:tblCellMar>
    </w:tblPr>
  </w:style>
  <w:style w:type="table" w:styleId="29" w:customStyle="1">
    <w:name w:val="_Style 19"/>
    <w:basedOn w:val="9"/>
    <w:uiPriority w:val="0"/>
    <w:tblPr>
      <w:tblCellMar>
        <w:top w:w="100.0" w:type="dxa"/>
        <w:left w:w="100.0" w:type="dxa"/>
        <w:bottom w:w="100.0" w:type="dxa"/>
        <w:right w:w="100.0" w:type="dxa"/>
      </w:tblCellMar>
    </w:tblPr>
  </w:style>
  <w:style w:type="table" w:styleId="30" w:customStyle="1">
    <w:name w:val="_Style 20"/>
    <w:basedOn w:val="9"/>
    <w:uiPriority w:val="0"/>
    <w:tblPr>
      <w:tblCellMar>
        <w:top w:w="100.0" w:type="dxa"/>
        <w:left w:w="100.0" w:type="dxa"/>
        <w:bottom w:w="100.0" w:type="dxa"/>
        <w:right w:w="100.0" w:type="dxa"/>
      </w:tblCellMar>
    </w:tblPr>
  </w:style>
  <w:style w:type="table" w:styleId="31" w:customStyle="1">
    <w:name w:val="_Style 21"/>
    <w:basedOn w:val="9"/>
    <w:uiPriority w:val="0"/>
    <w:tblPr>
      <w:tblCellMar>
        <w:top w:w="100.0" w:type="dxa"/>
        <w:left w:w="100.0" w:type="dxa"/>
        <w:bottom w:w="100.0" w:type="dxa"/>
        <w:right w:w="100.0" w:type="dxa"/>
      </w:tblCellMar>
    </w:tblPr>
  </w:style>
  <w:style w:type="table" w:styleId="32" w:customStyle="1">
    <w:name w:val="_Style 22"/>
    <w:basedOn w:val="9"/>
    <w:uiPriority w:val="0"/>
    <w:tblPr>
      <w:tblCellMar>
        <w:top w:w="100.0" w:type="dxa"/>
        <w:left w:w="100.0" w:type="dxa"/>
        <w:bottom w:w="100.0" w:type="dxa"/>
        <w:right w:w="100.0" w:type="dxa"/>
      </w:tblCellMar>
    </w:tblPr>
  </w:style>
  <w:style w:type="table" w:styleId="33" w:customStyle="1">
    <w:name w:val="_Style 23"/>
    <w:basedOn w:val="9"/>
    <w:uiPriority w:val="0"/>
    <w:tblPr>
      <w:tblCellMar>
        <w:top w:w="100.0" w:type="dxa"/>
        <w:left w:w="100.0" w:type="dxa"/>
        <w:bottom w:w="100.0" w:type="dxa"/>
        <w:right w:w="100.0" w:type="dxa"/>
      </w:tblCellMar>
    </w:tblPr>
  </w:style>
  <w:style w:type="character" w:styleId="34" w:customStyle="1">
    <w:name w:val="Comment Text Char"/>
    <w:basedOn w:val="8"/>
    <w:link w:val="11"/>
    <w:uiPriority w:val="99"/>
    <w:semiHidden w:val="1"/>
    <w:rPr>
      <w:sz w:val="20"/>
      <w:szCs w:val="20"/>
    </w:rPr>
  </w:style>
  <w:style w:type="paragraph" w:styleId="35">
    <w:name w:val="List Paragraph"/>
    <w:basedOn w:val="1"/>
    <w:uiPriority w:val="34"/>
    <w:qFormat w:val="1"/>
    <w:pPr>
      <w:ind w:left="720"/>
    </w:pPr>
  </w:style>
  <w:style w:type="character" w:styleId="36" w:customStyle="1">
    <w:name w:val="Header Char"/>
    <w:basedOn w:val="8"/>
    <w:link w:val="15"/>
    <w:uiPriority w:val="99"/>
  </w:style>
  <w:style w:type="character" w:styleId="37" w:customStyle="1">
    <w:name w:val="Footer Char"/>
    <w:basedOn w:val="8"/>
    <w:link w:val="14"/>
    <w:uiPriority w:val="99"/>
  </w:style>
  <w:style w:type="character" w:styleId="38" w:customStyle="1">
    <w:name w:val="Comment Subject Char"/>
    <w:basedOn w:val="34"/>
    <w:link w:val="12"/>
    <w:uiPriority w:val="99"/>
    <w:semiHidden w:val="1"/>
    <w:rPr>
      <w:b w:val="1"/>
      <w:bCs w:val="1"/>
      <w:sz w:val="20"/>
      <w:szCs w:val="20"/>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317b3+QdcCXdFAxzPjRrpSsA==">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2025-12-03T02:53:00Z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D794F9EB12B44BB79A76A636E526ECE8_13</vt:lpwstr>
  </property>
</Properties>
</file>